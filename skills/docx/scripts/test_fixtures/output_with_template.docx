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791E" w14:textId="77777777" w:rsidR="002D1728" w:rsidRDefault="00D33DC7">
      <w:pPr>
        <w:pStyle w:val="1"/>
        <w:numPr>
          <w:ilvl w:val="255"/>
          <w:numId w:val="0"/>
        </w:numPr>
        <w:ind w:firstLineChars="600" w:firstLine="2650"/>
      </w:pPr>
      <w:r>
        <w:rPr>
          <w:rFonts w:hint="eastAsia"/>
        </w:rPr>
        <w:t>强制执行申请书</w:t>
      </w:r>
    </w:p>
    <w:p w14:paraId="1C8B322B" w14:textId="77777777" w:rsidR="002D1728" w:rsidRDefault="00D33DC7">
      <w:pPr>
        <w:widowControl/>
        <w:adjustRightInd w:val="0"/>
        <w:snapToGrid w:val="0"/>
        <w:spacing w:line="360" w:lineRule="auto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申请执行人：</w:t>
      </w:r>
      <w:r>
        <w:rPr>
          <w:rFonts w:ascii="仿宋" w:eastAsia="仿宋" w:hAnsi="仿宋" w:hint="eastAsia"/>
          <w:sz w:val="28"/>
          <w:szCs w:val="28"/>
        </w:rPr>
        <w:t>张静，女，</w:t>
      </w:r>
      <w:r>
        <w:rPr>
          <w:rFonts w:ascii="仿宋" w:eastAsia="仿宋" w:hAnsi="仿宋" w:hint="eastAsia"/>
          <w:sz w:val="28"/>
          <w:szCs w:val="28"/>
        </w:rPr>
        <w:t>1972</w:t>
      </w:r>
      <w:r>
        <w:rPr>
          <w:rFonts w:ascii="仿宋" w:eastAsia="仿宋" w:hAnsi="仿宋" w:hint="eastAsia"/>
          <w:sz w:val="28"/>
          <w:szCs w:val="28"/>
        </w:rPr>
        <w:t>年</w:t>
      </w:r>
      <w:r>
        <w:rPr>
          <w:rFonts w:ascii="仿宋" w:eastAsia="仿宋" w:hAnsi="仿宋" w:hint="eastAsia"/>
          <w:sz w:val="28"/>
          <w:szCs w:val="28"/>
        </w:rPr>
        <w:t>3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18</w:t>
      </w:r>
      <w:r>
        <w:rPr>
          <w:rFonts w:ascii="仿宋" w:eastAsia="仿宋" w:hAnsi="仿宋" w:hint="eastAsia"/>
          <w:sz w:val="28"/>
          <w:szCs w:val="28"/>
        </w:rPr>
        <w:t>日出生，汉族，身份证号码：</w:t>
      </w:r>
      <w:r>
        <w:rPr>
          <w:rFonts w:ascii="仿宋" w:eastAsia="仿宋" w:hAnsi="仿宋" w:hint="eastAsia"/>
          <w:sz w:val="28"/>
          <w:szCs w:val="28"/>
        </w:rPr>
        <w:t>310110197203185424</w:t>
      </w:r>
      <w:r>
        <w:rPr>
          <w:rFonts w:ascii="仿宋" w:eastAsia="仿宋" w:hAnsi="仿宋" w:hint="eastAsia"/>
          <w:sz w:val="28"/>
          <w:szCs w:val="28"/>
        </w:rPr>
        <w:t>，住址：上海市虹口区瑞虹路</w:t>
      </w:r>
      <w:r>
        <w:rPr>
          <w:rFonts w:ascii="仿宋" w:eastAsia="仿宋" w:hAnsi="仿宋" w:hint="eastAsia"/>
          <w:sz w:val="28"/>
          <w:szCs w:val="28"/>
        </w:rPr>
        <w:t>35</w:t>
      </w:r>
      <w:r>
        <w:rPr>
          <w:rFonts w:ascii="仿宋" w:eastAsia="仿宋" w:hAnsi="仿宋" w:hint="eastAsia"/>
          <w:sz w:val="28"/>
          <w:szCs w:val="28"/>
        </w:rPr>
        <w:t>号。</w:t>
      </w:r>
      <w:r>
        <w:rPr>
          <w:rFonts w:ascii="仿宋" w:eastAsia="仿宋" w:hAnsi="仿宋" w:hint="eastAsia"/>
          <w:sz w:val="28"/>
          <w:szCs w:val="28"/>
        </w:rPr>
        <w:br/>
      </w:r>
      <w:r>
        <w:rPr>
          <w:rFonts w:ascii="仿宋" w:eastAsia="仿宋" w:hAnsi="仿宋" w:hint="eastAsia"/>
          <w:sz w:val="28"/>
          <w:szCs w:val="28"/>
        </w:rPr>
        <w:t>司法送达地址：上海市静安区南京西路</w:t>
      </w:r>
      <w:r>
        <w:rPr>
          <w:rFonts w:ascii="仿宋" w:eastAsia="仿宋" w:hAnsi="仿宋" w:hint="eastAsia"/>
          <w:sz w:val="28"/>
          <w:szCs w:val="28"/>
        </w:rPr>
        <w:t>580</w:t>
      </w:r>
      <w:r>
        <w:rPr>
          <w:rFonts w:ascii="仿宋" w:eastAsia="仿宋" w:hAnsi="仿宋" w:hint="eastAsia"/>
          <w:sz w:val="28"/>
          <w:szCs w:val="28"/>
        </w:rPr>
        <w:t>号</w:t>
      </w:r>
      <w:r>
        <w:rPr>
          <w:rFonts w:ascii="仿宋" w:eastAsia="仿宋" w:hAnsi="仿宋" w:hint="eastAsia"/>
          <w:sz w:val="28"/>
          <w:szCs w:val="28"/>
        </w:rPr>
        <w:t>B</w:t>
      </w:r>
      <w:r>
        <w:rPr>
          <w:rFonts w:ascii="仿宋" w:eastAsia="仿宋" w:hAnsi="仿宋" w:hint="eastAsia"/>
          <w:sz w:val="28"/>
          <w:szCs w:val="28"/>
        </w:rPr>
        <w:t>座</w:t>
      </w:r>
      <w:r>
        <w:rPr>
          <w:rFonts w:ascii="仿宋" w:eastAsia="仿宋" w:hAnsi="仿宋" w:hint="eastAsia"/>
          <w:sz w:val="28"/>
          <w:szCs w:val="28"/>
        </w:rPr>
        <w:t>10</w:t>
      </w:r>
      <w:r>
        <w:rPr>
          <w:rFonts w:ascii="仿宋" w:eastAsia="仿宋" w:hAnsi="仿宋" w:hint="eastAsia"/>
          <w:sz w:val="28"/>
          <w:szCs w:val="28"/>
        </w:rPr>
        <w:t>楼，电话：</w:t>
      </w:r>
      <w:r>
        <w:rPr>
          <w:rFonts w:ascii="仿宋" w:eastAsia="仿宋" w:hAnsi="仿宋" w:hint="eastAsia"/>
          <w:sz w:val="28"/>
          <w:szCs w:val="28"/>
        </w:rPr>
        <w:t>13062663878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23104CED" w14:textId="77777777" w:rsidR="002D1728" w:rsidRDefault="002D1728">
      <w:pPr>
        <w:widowControl/>
        <w:adjustRightInd w:val="0"/>
        <w:snapToGrid w:val="0"/>
        <w:spacing w:line="360" w:lineRule="auto"/>
        <w:jc w:val="left"/>
        <w:rPr>
          <w:rFonts w:ascii="仿宋" w:eastAsia="仿宋" w:hAnsi="仿宋" w:hint="eastAsia"/>
          <w:b/>
          <w:bCs/>
          <w:sz w:val="28"/>
          <w:szCs w:val="28"/>
        </w:rPr>
      </w:pPr>
    </w:p>
    <w:p w14:paraId="4363E781" w14:textId="77777777" w:rsidR="002D1728" w:rsidRDefault="00D33DC7">
      <w:pPr>
        <w:widowControl/>
        <w:adjustRightInd w:val="0"/>
        <w:snapToGrid w:val="0"/>
        <w:spacing w:line="360" w:lineRule="auto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被申请人：</w:t>
      </w:r>
      <w:r>
        <w:rPr>
          <w:rFonts w:ascii="仿宋" w:eastAsia="仿宋" w:hAnsi="仿宋" w:hint="eastAsia"/>
          <w:sz w:val="28"/>
          <w:szCs w:val="28"/>
        </w:rPr>
        <w:t>陈影儿，女，</w:t>
      </w:r>
      <w:r>
        <w:rPr>
          <w:rFonts w:ascii="仿宋" w:eastAsia="仿宋" w:hAnsi="仿宋" w:hint="eastAsia"/>
          <w:sz w:val="28"/>
          <w:szCs w:val="28"/>
        </w:rPr>
        <w:t>1954</w:t>
      </w:r>
      <w:r>
        <w:rPr>
          <w:rFonts w:ascii="仿宋" w:eastAsia="仿宋" w:hAnsi="仿宋" w:hint="eastAsia"/>
          <w:sz w:val="28"/>
          <w:szCs w:val="28"/>
        </w:rPr>
        <w:t>年</w:t>
      </w:r>
      <w:r>
        <w:rPr>
          <w:rFonts w:ascii="仿宋" w:eastAsia="仿宋" w:hAnsi="仿宋" w:hint="eastAsia"/>
          <w:sz w:val="28"/>
          <w:szCs w:val="28"/>
        </w:rPr>
        <w:t>11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9</w:t>
      </w:r>
      <w:r>
        <w:rPr>
          <w:rFonts w:ascii="仿宋" w:eastAsia="仿宋" w:hAnsi="仿宋" w:hint="eastAsia"/>
          <w:sz w:val="28"/>
          <w:szCs w:val="28"/>
        </w:rPr>
        <w:t>日出生，汉族，身份证号码：</w:t>
      </w:r>
      <w:r>
        <w:rPr>
          <w:rFonts w:ascii="仿宋" w:eastAsia="仿宋" w:hAnsi="仿宋" w:hint="eastAsia"/>
          <w:sz w:val="28"/>
          <w:szCs w:val="28"/>
        </w:rPr>
        <w:t>310104195411092066</w:t>
      </w:r>
      <w:r>
        <w:rPr>
          <w:rFonts w:ascii="仿宋" w:eastAsia="仿宋" w:hAnsi="仿宋" w:hint="eastAsia"/>
          <w:sz w:val="28"/>
          <w:szCs w:val="28"/>
        </w:rPr>
        <w:t>，住址：上海市黄浦区蓬莱路</w:t>
      </w:r>
      <w:r>
        <w:rPr>
          <w:rFonts w:ascii="仿宋" w:eastAsia="仿宋" w:hAnsi="仿宋" w:hint="eastAsia"/>
          <w:sz w:val="28"/>
          <w:szCs w:val="28"/>
        </w:rPr>
        <w:t>190</w:t>
      </w:r>
      <w:r>
        <w:rPr>
          <w:rFonts w:ascii="仿宋" w:eastAsia="仿宋" w:hAnsi="仿宋" w:hint="eastAsia"/>
          <w:sz w:val="28"/>
          <w:szCs w:val="28"/>
        </w:rPr>
        <w:t>弄</w:t>
      </w:r>
      <w:r>
        <w:rPr>
          <w:rFonts w:ascii="仿宋" w:eastAsia="仿宋" w:hAnsi="仿宋" w:hint="eastAsia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号。</w:t>
      </w:r>
    </w:p>
    <w:p w14:paraId="6AB51DAC" w14:textId="77777777" w:rsidR="002D1728" w:rsidRDefault="002D1728">
      <w:pPr>
        <w:widowControl/>
        <w:adjustRightInd w:val="0"/>
        <w:snapToGrid w:val="0"/>
        <w:spacing w:line="360" w:lineRule="auto"/>
        <w:jc w:val="left"/>
        <w:rPr>
          <w:rFonts w:ascii="仿宋" w:eastAsia="仿宋" w:hAnsi="仿宋" w:hint="eastAsia"/>
          <w:sz w:val="28"/>
          <w:szCs w:val="28"/>
        </w:rPr>
      </w:pPr>
    </w:p>
    <w:p w14:paraId="41403935" w14:textId="77777777" w:rsidR="002D1728" w:rsidRDefault="00D33DC7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执行依据：</w:t>
      </w:r>
    </w:p>
    <w:p w14:paraId="57DF8B68" w14:textId="77777777" w:rsidR="002D1728" w:rsidRDefault="00D33DC7">
      <w:pPr>
        <w:widowControl/>
        <w:adjustRightInd w:val="0"/>
        <w:snapToGrid w:val="0"/>
        <w:spacing w:line="360" w:lineRule="auto"/>
        <w:ind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2026</w:t>
      </w:r>
      <w:r>
        <w:rPr>
          <w:rFonts w:ascii="仿宋" w:eastAsia="仿宋" w:hAnsi="仿宋" w:hint="eastAsia"/>
          <w:sz w:val="28"/>
          <w:szCs w:val="28"/>
        </w:rPr>
        <w:t>）沪</w:t>
      </w:r>
      <w:r>
        <w:rPr>
          <w:rFonts w:ascii="仿宋" w:eastAsia="仿宋" w:hAnsi="仿宋" w:hint="eastAsia"/>
          <w:sz w:val="28"/>
          <w:szCs w:val="28"/>
        </w:rPr>
        <w:t>0101</w:t>
      </w:r>
      <w:r>
        <w:rPr>
          <w:rFonts w:ascii="仿宋" w:eastAsia="仿宋" w:hAnsi="仿宋" w:hint="eastAsia"/>
          <w:sz w:val="28"/>
          <w:szCs w:val="28"/>
        </w:rPr>
        <w:t>民初</w:t>
      </w:r>
      <w:r>
        <w:rPr>
          <w:rFonts w:ascii="仿宋" w:eastAsia="仿宋" w:hAnsi="仿宋" w:hint="eastAsia"/>
          <w:sz w:val="28"/>
          <w:szCs w:val="28"/>
        </w:rPr>
        <w:t>4286</w:t>
      </w:r>
      <w:r>
        <w:rPr>
          <w:rFonts w:ascii="仿宋" w:eastAsia="仿宋" w:hAnsi="仿宋" w:hint="eastAsia"/>
          <w:sz w:val="28"/>
          <w:szCs w:val="28"/>
        </w:rPr>
        <w:t>号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民事调解书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35F3F6DD" w14:textId="77777777" w:rsidR="002D1728" w:rsidRDefault="00D33DC7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kern w:val="0"/>
          <w:sz w:val="28"/>
          <w:szCs w:val="28"/>
        </w:rPr>
      </w:pPr>
      <w:r>
        <w:rPr>
          <w:rFonts w:ascii="仿宋" w:eastAsia="仿宋" w:hAnsi="仿宋" w:hint="eastAsia"/>
          <w:b/>
          <w:bCs/>
          <w:kern w:val="0"/>
          <w:sz w:val="28"/>
          <w:szCs w:val="28"/>
        </w:rPr>
        <w:t>申请事项：</w:t>
      </w:r>
    </w:p>
    <w:p w14:paraId="6B524D35" w14:textId="77777777" w:rsidR="002D1728" w:rsidRDefault="00D33DC7">
      <w:pPr>
        <w:widowControl/>
        <w:adjustRightInd w:val="0"/>
        <w:snapToGrid w:val="0"/>
        <w:spacing w:beforeLines="50" w:before="156" w:line="460" w:lineRule="exact"/>
        <w:ind w:firstLine="420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/>
          <w:kern w:val="0"/>
          <w:sz w:val="28"/>
          <w:szCs w:val="28"/>
        </w:rPr>
        <w:t>请</w:t>
      </w:r>
      <w:r>
        <w:rPr>
          <w:rFonts w:ascii="仿宋" w:eastAsia="仿宋" w:hAnsi="仿宋" w:hint="eastAsia"/>
          <w:kern w:val="0"/>
          <w:sz w:val="28"/>
          <w:szCs w:val="28"/>
        </w:rPr>
        <w:t>求人民法院依据</w:t>
      </w:r>
      <w:r>
        <w:rPr>
          <w:rFonts w:ascii="仿宋" w:eastAsia="仿宋" w:hAnsi="仿宋" w:hint="eastAsia"/>
          <w:kern w:val="0"/>
          <w:sz w:val="28"/>
          <w:szCs w:val="28"/>
        </w:rPr>
        <w:t>（</w:t>
      </w:r>
      <w:r>
        <w:rPr>
          <w:rFonts w:ascii="仿宋" w:eastAsia="仿宋" w:hAnsi="仿宋" w:hint="eastAsia"/>
          <w:kern w:val="0"/>
          <w:sz w:val="28"/>
          <w:szCs w:val="28"/>
        </w:rPr>
        <w:t>2026</w:t>
      </w:r>
      <w:r>
        <w:rPr>
          <w:rFonts w:ascii="仿宋" w:eastAsia="仿宋" w:hAnsi="仿宋" w:hint="eastAsia"/>
          <w:kern w:val="0"/>
          <w:sz w:val="28"/>
          <w:szCs w:val="28"/>
        </w:rPr>
        <w:t>）沪</w:t>
      </w:r>
      <w:r>
        <w:rPr>
          <w:rFonts w:ascii="仿宋" w:eastAsia="仿宋" w:hAnsi="仿宋" w:hint="eastAsia"/>
          <w:kern w:val="0"/>
          <w:sz w:val="28"/>
          <w:szCs w:val="28"/>
        </w:rPr>
        <w:t>0101</w:t>
      </w:r>
      <w:r>
        <w:rPr>
          <w:rFonts w:ascii="仿宋" w:eastAsia="仿宋" w:hAnsi="仿宋" w:hint="eastAsia"/>
          <w:kern w:val="0"/>
          <w:sz w:val="28"/>
          <w:szCs w:val="28"/>
        </w:rPr>
        <w:t>民初</w:t>
      </w:r>
      <w:r>
        <w:rPr>
          <w:rFonts w:ascii="仿宋" w:eastAsia="仿宋" w:hAnsi="仿宋" w:hint="eastAsia"/>
          <w:kern w:val="0"/>
          <w:sz w:val="28"/>
          <w:szCs w:val="28"/>
        </w:rPr>
        <w:t>4286</w:t>
      </w:r>
      <w:r>
        <w:rPr>
          <w:rFonts w:ascii="仿宋" w:eastAsia="仿宋" w:hAnsi="仿宋" w:hint="eastAsia"/>
          <w:kern w:val="0"/>
          <w:sz w:val="28"/>
          <w:szCs w:val="28"/>
        </w:rPr>
        <w:t>号</w:t>
      </w:r>
      <w:r>
        <w:rPr>
          <w:rFonts w:ascii="仿宋" w:eastAsia="仿宋" w:hAnsi="仿宋" w:hint="eastAsia"/>
          <w:kern w:val="0"/>
          <w:sz w:val="28"/>
          <w:szCs w:val="28"/>
        </w:rPr>
        <w:t xml:space="preserve"> </w:t>
      </w:r>
      <w:r>
        <w:rPr>
          <w:rFonts w:ascii="仿宋" w:eastAsia="仿宋" w:hAnsi="仿宋" w:hint="eastAsia"/>
          <w:kern w:val="0"/>
          <w:sz w:val="28"/>
          <w:szCs w:val="28"/>
        </w:rPr>
        <w:t>民事调解书</w:t>
      </w:r>
      <w:r>
        <w:rPr>
          <w:rFonts w:ascii="仿宋" w:eastAsia="仿宋" w:hAnsi="仿宋" w:hint="eastAsia"/>
          <w:kern w:val="0"/>
          <w:sz w:val="28"/>
          <w:szCs w:val="28"/>
        </w:rPr>
        <w:t>，强制被执行人向申请执行人履行以下义务，合计人民币</w:t>
      </w:r>
      <w:r>
        <w:rPr>
          <w:rFonts w:ascii="仿宋" w:eastAsia="仿宋" w:hAnsi="仿宋" w:hint="eastAsia"/>
          <w:kern w:val="0"/>
          <w:sz w:val="28"/>
          <w:szCs w:val="28"/>
        </w:rPr>
        <w:t>1,300,057.5</w:t>
      </w:r>
      <w:r>
        <w:rPr>
          <w:rFonts w:ascii="仿宋" w:eastAsia="仿宋" w:hAnsi="仿宋" w:hint="eastAsia"/>
          <w:kern w:val="0"/>
          <w:sz w:val="28"/>
          <w:szCs w:val="28"/>
        </w:rPr>
        <w:t>元：</w:t>
      </w:r>
    </w:p>
    <w:p w14:paraId="4F68CAB0" w14:textId="77777777" w:rsidR="002D1728" w:rsidRDefault="00D33DC7">
      <w:pPr>
        <w:widowControl/>
        <w:numPr>
          <w:ilvl w:val="0"/>
          <w:numId w:val="2"/>
        </w:numPr>
        <w:adjustRightInd w:val="0"/>
        <w:snapToGrid w:val="0"/>
        <w:spacing w:beforeLines="50" w:before="156" w:line="460" w:lineRule="exact"/>
        <w:ind w:firstLine="420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 w:hint="eastAsia"/>
          <w:kern w:val="0"/>
          <w:sz w:val="28"/>
          <w:szCs w:val="28"/>
        </w:rPr>
        <w:t>返还借款本金</w:t>
      </w:r>
      <w:r>
        <w:rPr>
          <w:rFonts w:ascii="仿宋" w:eastAsia="仿宋" w:hAnsi="仿宋" w:hint="eastAsia"/>
          <w:kern w:val="0"/>
          <w:sz w:val="28"/>
          <w:szCs w:val="28"/>
        </w:rPr>
        <w:t>870,000</w:t>
      </w:r>
      <w:r>
        <w:rPr>
          <w:rFonts w:ascii="仿宋" w:eastAsia="仿宋" w:hAnsi="仿宋" w:hint="eastAsia"/>
          <w:kern w:val="0"/>
          <w:sz w:val="28"/>
          <w:szCs w:val="28"/>
        </w:rPr>
        <w:t>元；</w:t>
      </w:r>
    </w:p>
    <w:p w14:paraId="02349317" w14:textId="77777777" w:rsidR="002D1728" w:rsidRDefault="00D33DC7">
      <w:pPr>
        <w:widowControl/>
        <w:numPr>
          <w:ilvl w:val="0"/>
          <w:numId w:val="2"/>
        </w:numPr>
        <w:adjustRightInd w:val="0"/>
        <w:snapToGrid w:val="0"/>
        <w:spacing w:beforeLines="50" w:before="156" w:line="460" w:lineRule="exact"/>
        <w:ind w:firstLine="420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 w:hint="eastAsia"/>
          <w:kern w:val="0"/>
          <w:sz w:val="28"/>
          <w:szCs w:val="28"/>
        </w:rPr>
        <w:t>支付期内利息</w:t>
      </w:r>
      <w:r>
        <w:rPr>
          <w:rFonts w:ascii="仿宋" w:eastAsia="仿宋" w:hAnsi="仿宋" w:hint="eastAsia"/>
          <w:kern w:val="0"/>
          <w:sz w:val="28"/>
          <w:szCs w:val="28"/>
        </w:rPr>
        <w:t>50,400</w:t>
      </w:r>
      <w:r>
        <w:rPr>
          <w:rFonts w:ascii="仿宋" w:eastAsia="仿宋" w:hAnsi="仿宋" w:hint="eastAsia"/>
          <w:kern w:val="0"/>
          <w:sz w:val="28"/>
          <w:szCs w:val="28"/>
        </w:rPr>
        <w:t>元；</w:t>
      </w:r>
    </w:p>
    <w:p w14:paraId="35FB81F8" w14:textId="77777777" w:rsidR="002D1728" w:rsidRDefault="00D33DC7">
      <w:pPr>
        <w:widowControl/>
        <w:numPr>
          <w:ilvl w:val="0"/>
          <w:numId w:val="2"/>
        </w:numPr>
        <w:adjustRightInd w:val="0"/>
        <w:snapToGrid w:val="0"/>
        <w:spacing w:beforeLines="50" w:before="156" w:line="460" w:lineRule="exact"/>
        <w:ind w:firstLine="420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 w:hint="eastAsia"/>
          <w:kern w:val="0"/>
          <w:sz w:val="28"/>
          <w:szCs w:val="28"/>
        </w:rPr>
        <w:t>支付律师费</w:t>
      </w:r>
      <w:r>
        <w:rPr>
          <w:rFonts w:ascii="仿宋" w:eastAsia="仿宋" w:hAnsi="仿宋" w:hint="eastAsia"/>
          <w:kern w:val="0"/>
          <w:sz w:val="28"/>
          <w:szCs w:val="28"/>
        </w:rPr>
        <w:t>30,000</w:t>
      </w:r>
      <w:r>
        <w:rPr>
          <w:rFonts w:ascii="仿宋" w:eastAsia="仿宋" w:hAnsi="仿宋" w:hint="eastAsia"/>
          <w:kern w:val="0"/>
          <w:sz w:val="28"/>
          <w:szCs w:val="28"/>
        </w:rPr>
        <w:t>元；</w:t>
      </w:r>
    </w:p>
    <w:p w14:paraId="0CB5CBCF" w14:textId="77777777" w:rsidR="002D1728" w:rsidRDefault="00D33DC7">
      <w:pPr>
        <w:widowControl/>
        <w:numPr>
          <w:ilvl w:val="0"/>
          <w:numId w:val="2"/>
        </w:numPr>
        <w:adjustRightInd w:val="0"/>
        <w:snapToGrid w:val="0"/>
        <w:spacing w:beforeLines="50" w:before="156" w:line="460" w:lineRule="exact"/>
        <w:ind w:firstLine="420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 w:hint="eastAsia"/>
          <w:kern w:val="0"/>
          <w:sz w:val="28"/>
          <w:szCs w:val="28"/>
        </w:rPr>
        <w:t>支付逾期付款利息（以</w:t>
      </w:r>
      <w:r>
        <w:rPr>
          <w:rFonts w:ascii="仿宋" w:eastAsia="仿宋" w:hAnsi="仿宋" w:hint="eastAsia"/>
          <w:kern w:val="0"/>
          <w:sz w:val="28"/>
          <w:szCs w:val="28"/>
        </w:rPr>
        <w:t>420,000</w:t>
      </w:r>
      <w:r>
        <w:rPr>
          <w:rFonts w:ascii="仿宋" w:eastAsia="仿宋" w:hAnsi="仿宋" w:hint="eastAsia"/>
          <w:kern w:val="0"/>
          <w:sz w:val="28"/>
          <w:szCs w:val="28"/>
        </w:rPr>
        <w:t>元为基数，自</w:t>
      </w:r>
      <w:r>
        <w:rPr>
          <w:rFonts w:ascii="仿宋" w:eastAsia="仿宋" w:hAnsi="仿宋" w:hint="eastAsia"/>
          <w:kern w:val="0"/>
          <w:sz w:val="28"/>
          <w:szCs w:val="28"/>
        </w:rPr>
        <w:t>2016</w:t>
      </w:r>
      <w:r>
        <w:rPr>
          <w:rFonts w:ascii="仿宋" w:eastAsia="仿宋" w:hAnsi="仿宋" w:hint="eastAsia"/>
          <w:kern w:val="0"/>
          <w:sz w:val="28"/>
          <w:szCs w:val="28"/>
        </w:rPr>
        <w:t>年</w:t>
      </w:r>
      <w:r>
        <w:rPr>
          <w:rFonts w:ascii="仿宋" w:eastAsia="仿宋" w:hAnsi="仿宋" w:hint="eastAsia"/>
          <w:kern w:val="0"/>
          <w:sz w:val="28"/>
          <w:szCs w:val="28"/>
        </w:rPr>
        <w:t>11</w:t>
      </w:r>
      <w:r>
        <w:rPr>
          <w:rFonts w:ascii="仿宋" w:eastAsia="仿宋" w:hAnsi="仿宋" w:hint="eastAsia"/>
          <w:kern w:val="0"/>
          <w:sz w:val="28"/>
          <w:szCs w:val="28"/>
        </w:rPr>
        <w:t>月</w:t>
      </w:r>
      <w:r>
        <w:rPr>
          <w:rFonts w:ascii="仿宋" w:eastAsia="仿宋" w:hAnsi="仿宋" w:hint="eastAsia"/>
          <w:kern w:val="0"/>
          <w:sz w:val="28"/>
          <w:szCs w:val="28"/>
        </w:rPr>
        <w:t>4</w:t>
      </w:r>
      <w:r>
        <w:rPr>
          <w:rFonts w:ascii="仿宋" w:eastAsia="仿宋" w:hAnsi="仿宋" w:hint="eastAsia"/>
          <w:kern w:val="0"/>
          <w:sz w:val="28"/>
          <w:szCs w:val="28"/>
        </w:rPr>
        <w:t>日起；以</w:t>
      </w:r>
      <w:r>
        <w:rPr>
          <w:rFonts w:ascii="仿宋" w:eastAsia="仿宋" w:hAnsi="仿宋" w:hint="eastAsia"/>
          <w:kern w:val="0"/>
          <w:sz w:val="28"/>
          <w:szCs w:val="28"/>
        </w:rPr>
        <w:t>450,000</w:t>
      </w:r>
      <w:r>
        <w:rPr>
          <w:rFonts w:ascii="仿宋" w:eastAsia="仿宋" w:hAnsi="仿宋" w:hint="eastAsia"/>
          <w:kern w:val="0"/>
          <w:sz w:val="28"/>
          <w:szCs w:val="28"/>
        </w:rPr>
        <w:t>元为基数，自</w:t>
      </w:r>
      <w:r>
        <w:rPr>
          <w:rFonts w:ascii="仿宋" w:eastAsia="仿宋" w:hAnsi="仿宋" w:hint="eastAsia"/>
          <w:kern w:val="0"/>
          <w:sz w:val="28"/>
          <w:szCs w:val="28"/>
        </w:rPr>
        <w:t>2018</w:t>
      </w:r>
      <w:r>
        <w:rPr>
          <w:rFonts w:ascii="仿宋" w:eastAsia="仿宋" w:hAnsi="仿宋" w:hint="eastAsia"/>
          <w:kern w:val="0"/>
          <w:sz w:val="28"/>
          <w:szCs w:val="28"/>
        </w:rPr>
        <w:t>年</w:t>
      </w:r>
      <w:r>
        <w:rPr>
          <w:rFonts w:ascii="仿宋" w:eastAsia="仿宋" w:hAnsi="仿宋" w:hint="eastAsia"/>
          <w:kern w:val="0"/>
          <w:sz w:val="28"/>
          <w:szCs w:val="28"/>
        </w:rPr>
        <w:t>1</w:t>
      </w:r>
      <w:r>
        <w:rPr>
          <w:rFonts w:ascii="仿宋" w:eastAsia="仿宋" w:hAnsi="仿宋" w:hint="eastAsia"/>
          <w:kern w:val="0"/>
          <w:sz w:val="28"/>
          <w:szCs w:val="28"/>
        </w:rPr>
        <w:t>月</w:t>
      </w:r>
      <w:r>
        <w:rPr>
          <w:rFonts w:ascii="仿宋" w:eastAsia="仿宋" w:hAnsi="仿宋" w:hint="eastAsia"/>
          <w:kern w:val="0"/>
          <w:sz w:val="28"/>
          <w:szCs w:val="28"/>
        </w:rPr>
        <w:t>21</w:t>
      </w:r>
      <w:r>
        <w:rPr>
          <w:rFonts w:ascii="仿宋" w:eastAsia="仿宋" w:hAnsi="仿宋" w:hint="eastAsia"/>
          <w:kern w:val="0"/>
          <w:sz w:val="28"/>
          <w:szCs w:val="28"/>
        </w:rPr>
        <w:t>日起；均按照年利率</w:t>
      </w:r>
      <w:r>
        <w:rPr>
          <w:rFonts w:ascii="仿宋" w:eastAsia="仿宋" w:hAnsi="仿宋" w:hint="eastAsia"/>
          <w:kern w:val="0"/>
          <w:sz w:val="28"/>
          <w:szCs w:val="28"/>
        </w:rPr>
        <w:t>4.5%</w:t>
      </w:r>
      <w:r>
        <w:rPr>
          <w:rFonts w:ascii="仿宋" w:eastAsia="仿宋" w:hAnsi="仿宋" w:hint="eastAsia"/>
          <w:kern w:val="0"/>
          <w:sz w:val="28"/>
          <w:szCs w:val="28"/>
        </w:rPr>
        <w:t>计算至</w:t>
      </w:r>
      <w:r>
        <w:rPr>
          <w:rFonts w:ascii="仿宋" w:eastAsia="仿宋" w:hAnsi="仿宋" w:hint="eastAsia"/>
          <w:kern w:val="0"/>
          <w:sz w:val="28"/>
          <w:szCs w:val="28"/>
        </w:rPr>
        <w:t>2026</w:t>
      </w:r>
      <w:r>
        <w:rPr>
          <w:rFonts w:ascii="仿宋" w:eastAsia="仿宋" w:hAnsi="仿宋" w:hint="eastAsia"/>
          <w:kern w:val="0"/>
          <w:sz w:val="28"/>
          <w:szCs w:val="28"/>
        </w:rPr>
        <w:t>年</w:t>
      </w:r>
      <w:r>
        <w:rPr>
          <w:rFonts w:ascii="仿宋" w:eastAsia="仿宋" w:hAnsi="仿宋" w:hint="eastAsia"/>
          <w:kern w:val="0"/>
          <w:sz w:val="28"/>
          <w:szCs w:val="28"/>
        </w:rPr>
        <w:t>4</w:t>
      </w:r>
      <w:r>
        <w:rPr>
          <w:rFonts w:ascii="仿宋" w:eastAsia="仿宋" w:hAnsi="仿宋" w:hint="eastAsia"/>
          <w:kern w:val="0"/>
          <w:sz w:val="28"/>
          <w:szCs w:val="28"/>
        </w:rPr>
        <w:t>月</w:t>
      </w:r>
      <w:r>
        <w:rPr>
          <w:rFonts w:ascii="仿宋" w:eastAsia="仿宋" w:hAnsi="仿宋" w:hint="eastAsia"/>
          <w:kern w:val="0"/>
          <w:sz w:val="28"/>
          <w:szCs w:val="28"/>
        </w:rPr>
        <w:t>14</w:t>
      </w:r>
      <w:r>
        <w:rPr>
          <w:rFonts w:ascii="仿宋" w:eastAsia="仿宋" w:hAnsi="仿宋" w:hint="eastAsia"/>
          <w:kern w:val="0"/>
          <w:sz w:val="28"/>
          <w:szCs w:val="28"/>
        </w:rPr>
        <w:t>日止）。</w:t>
      </w:r>
    </w:p>
    <w:p w14:paraId="35587DF8" w14:textId="77777777" w:rsidR="002D1728" w:rsidRDefault="002D1728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kern w:val="0"/>
          <w:sz w:val="28"/>
          <w:szCs w:val="28"/>
        </w:rPr>
      </w:pPr>
    </w:p>
    <w:p w14:paraId="1EE56EA9" w14:textId="77777777" w:rsidR="002D1728" w:rsidRDefault="00D33DC7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kern w:val="0"/>
          <w:sz w:val="28"/>
          <w:szCs w:val="28"/>
        </w:rPr>
      </w:pPr>
      <w:r>
        <w:rPr>
          <w:rFonts w:ascii="仿宋" w:eastAsia="仿宋" w:hAnsi="仿宋" w:hint="eastAsia"/>
          <w:b/>
          <w:bCs/>
          <w:kern w:val="0"/>
          <w:sz w:val="28"/>
          <w:szCs w:val="28"/>
        </w:rPr>
        <w:t>事实和理由：</w:t>
      </w:r>
    </w:p>
    <w:p w14:paraId="62D2FB85" w14:textId="77777777" w:rsidR="002D1728" w:rsidRDefault="00D33DC7">
      <w:pPr>
        <w:widowControl/>
        <w:adjustRightInd w:val="0"/>
        <w:snapToGrid w:val="0"/>
        <w:spacing w:beforeLines="50" w:before="156" w:line="460" w:lineRule="exact"/>
        <w:ind w:firstLine="561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/>
          <w:kern w:val="0"/>
          <w:sz w:val="28"/>
          <w:szCs w:val="28"/>
        </w:rPr>
        <w:lastRenderedPageBreak/>
        <w:t>申请执行人张静与被执行人陈影儿民间借贷纠纷一案，经上海市黄浦区人民法院主持调解，贵院作出（</w:t>
      </w:r>
      <w:r>
        <w:rPr>
          <w:rFonts w:ascii="仿宋" w:eastAsia="仿宋" w:hAnsi="仿宋"/>
          <w:kern w:val="0"/>
          <w:sz w:val="28"/>
          <w:szCs w:val="28"/>
        </w:rPr>
        <w:t>2026</w:t>
      </w:r>
      <w:r>
        <w:rPr>
          <w:rFonts w:ascii="仿宋" w:eastAsia="仿宋" w:hAnsi="仿宋"/>
          <w:kern w:val="0"/>
          <w:sz w:val="28"/>
          <w:szCs w:val="28"/>
        </w:rPr>
        <w:t>）沪</w:t>
      </w:r>
      <w:r>
        <w:rPr>
          <w:rFonts w:ascii="仿宋" w:eastAsia="仿宋" w:hAnsi="仿宋"/>
          <w:kern w:val="0"/>
          <w:sz w:val="28"/>
          <w:szCs w:val="28"/>
        </w:rPr>
        <w:t>0101</w:t>
      </w:r>
      <w:r>
        <w:rPr>
          <w:rFonts w:ascii="仿宋" w:eastAsia="仿宋" w:hAnsi="仿宋"/>
          <w:kern w:val="0"/>
          <w:sz w:val="28"/>
          <w:szCs w:val="28"/>
        </w:rPr>
        <w:t>民初</w:t>
      </w:r>
      <w:r>
        <w:rPr>
          <w:rFonts w:ascii="仿宋" w:eastAsia="仿宋" w:hAnsi="仿宋"/>
          <w:kern w:val="0"/>
          <w:sz w:val="28"/>
          <w:szCs w:val="28"/>
        </w:rPr>
        <w:t>4286</w:t>
      </w:r>
      <w:r>
        <w:rPr>
          <w:rFonts w:ascii="仿宋" w:eastAsia="仿宋" w:hAnsi="仿宋"/>
          <w:kern w:val="0"/>
          <w:sz w:val="28"/>
          <w:szCs w:val="28"/>
        </w:rPr>
        <w:t>号民事调解书。调解书确定：</w:t>
      </w:r>
      <w:r>
        <w:rPr>
          <w:rFonts w:ascii="仿宋" w:eastAsia="仿宋" w:hAnsi="仿宋"/>
          <w:kern w:val="0"/>
          <w:sz w:val="28"/>
          <w:szCs w:val="28"/>
        </w:rPr>
        <w:t>“</w:t>
      </w:r>
      <w:r>
        <w:rPr>
          <w:rFonts w:ascii="仿宋" w:eastAsia="仿宋" w:hAnsi="仿宋"/>
          <w:kern w:val="0"/>
          <w:sz w:val="28"/>
          <w:szCs w:val="28"/>
        </w:rPr>
        <w:t>被告陈影儿应于</w:t>
      </w:r>
      <w:r>
        <w:rPr>
          <w:rFonts w:ascii="仿宋" w:eastAsia="仿宋" w:hAnsi="仿宋"/>
          <w:kern w:val="0"/>
          <w:sz w:val="28"/>
          <w:szCs w:val="28"/>
        </w:rPr>
        <w:t>2026</w:t>
      </w:r>
      <w:r>
        <w:rPr>
          <w:rFonts w:ascii="仿宋" w:eastAsia="仿宋" w:hAnsi="仿宋"/>
          <w:kern w:val="0"/>
          <w:sz w:val="28"/>
          <w:szCs w:val="28"/>
        </w:rPr>
        <w:t>年</w:t>
      </w:r>
      <w:r>
        <w:rPr>
          <w:rFonts w:ascii="仿宋" w:eastAsia="仿宋" w:hAnsi="仿宋"/>
          <w:kern w:val="0"/>
          <w:sz w:val="28"/>
          <w:szCs w:val="28"/>
        </w:rPr>
        <w:t>4</w:t>
      </w:r>
      <w:r>
        <w:rPr>
          <w:rFonts w:ascii="仿宋" w:eastAsia="仿宋" w:hAnsi="仿宋"/>
          <w:kern w:val="0"/>
          <w:sz w:val="28"/>
          <w:szCs w:val="28"/>
        </w:rPr>
        <w:t>月</w:t>
      </w:r>
      <w:r>
        <w:rPr>
          <w:rFonts w:ascii="仿宋" w:eastAsia="仿宋" w:hAnsi="仿宋"/>
          <w:kern w:val="0"/>
          <w:sz w:val="28"/>
          <w:szCs w:val="28"/>
        </w:rPr>
        <w:t>15</w:t>
      </w:r>
      <w:r>
        <w:rPr>
          <w:rFonts w:ascii="仿宋" w:eastAsia="仿宋" w:hAnsi="仿宋"/>
          <w:kern w:val="0"/>
          <w:sz w:val="28"/>
          <w:szCs w:val="28"/>
        </w:rPr>
        <w:t>日之前向原告张静返还借款</w:t>
      </w:r>
      <w:r>
        <w:rPr>
          <w:rFonts w:ascii="仿宋" w:eastAsia="仿宋" w:hAnsi="仿宋"/>
          <w:kern w:val="0"/>
          <w:sz w:val="28"/>
          <w:szCs w:val="28"/>
        </w:rPr>
        <w:t>870,000</w:t>
      </w:r>
      <w:r>
        <w:rPr>
          <w:rFonts w:ascii="仿宋" w:eastAsia="仿宋" w:hAnsi="仿宋"/>
          <w:kern w:val="0"/>
          <w:sz w:val="28"/>
          <w:szCs w:val="28"/>
        </w:rPr>
        <w:t>元并支付期内息</w:t>
      </w:r>
      <w:r>
        <w:rPr>
          <w:rFonts w:ascii="仿宋" w:eastAsia="仿宋" w:hAnsi="仿宋"/>
          <w:kern w:val="0"/>
          <w:sz w:val="28"/>
          <w:szCs w:val="28"/>
        </w:rPr>
        <w:t>50,400</w:t>
      </w:r>
      <w:r>
        <w:rPr>
          <w:rFonts w:ascii="仿宋" w:eastAsia="仿宋" w:hAnsi="仿宋"/>
          <w:kern w:val="0"/>
          <w:sz w:val="28"/>
          <w:szCs w:val="28"/>
        </w:rPr>
        <w:t>元、律师费</w:t>
      </w:r>
      <w:r>
        <w:rPr>
          <w:rFonts w:ascii="仿宋" w:eastAsia="仿宋" w:hAnsi="仿宋"/>
          <w:kern w:val="0"/>
          <w:sz w:val="28"/>
          <w:szCs w:val="28"/>
        </w:rPr>
        <w:t>30,000</w:t>
      </w:r>
      <w:r>
        <w:rPr>
          <w:rFonts w:ascii="仿宋" w:eastAsia="仿宋" w:hAnsi="仿宋"/>
          <w:kern w:val="0"/>
          <w:sz w:val="28"/>
          <w:szCs w:val="28"/>
        </w:rPr>
        <w:t>元以及逾期付款利息</w:t>
      </w:r>
      <w:r>
        <w:rPr>
          <w:rFonts w:ascii="仿宋" w:eastAsia="仿宋" w:hAnsi="仿宋"/>
          <w:kern w:val="0"/>
          <w:sz w:val="28"/>
          <w:szCs w:val="28"/>
        </w:rPr>
        <w:t>……</w:t>
      </w:r>
      <w:r>
        <w:rPr>
          <w:rFonts w:ascii="仿宋" w:eastAsia="仿宋" w:hAnsi="仿宋"/>
          <w:kern w:val="0"/>
          <w:sz w:val="28"/>
          <w:szCs w:val="28"/>
        </w:rPr>
        <w:t>案件受理费</w:t>
      </w:r>
      <w:r>
        <w:rPr>
          <w:rFonts w:ascii="仿宋" w:eastAsia="仿宋" w:hAnsi="仿宋"/>
          <w:kern w:val="0"/>
          <w:sz w:val="28"/>
          <w:szCs w:val="28"/>
        </w:rPr>
        <w:t>13,004</w:t>
      </w:r>
      <w:r>
        <w:rPr>
          <w:rFonts w:ascii="仿宋" w:eastAsia="仿宋" w:hAnsi="仿宋"/>
          <w:kern w:val="0"/>
          <w:sz w:val="28"/>
          <w:szCs w:val="28"/>
        </w:rPr>
        <w:t>元，减半收取计</w:t>
      </w:r>
      <w:r>
        <w:rPr>
          <w:rFonts w:ascii="仿宋" w:eastAsia="仿宋" w:hAnsi="仿宋"/>
          <w:kern w:val="0"/>
          <w:sz w:val="28"/>
          <w:szCs w:val="28"/>
        </w:rPr>
        <w:t>6,502</w:t>
      </w:r>
      <w:r>
        <w:rPr>
          <w:rFonts w:ascii="仿宋" w:eastAsia="仿宋" w:hAnsi="仿宋"/>
          <w:kern w:val="0"/>
          <w:sz w:val="28"/>
          <w:szCs w:val="28"/>
        </w:rPr>
        <w:t>元，由被告陈影儿负担。</w:t>
      </w:r>
      <w:r>
        <w:rPr>
          <w:rFonts w:ascii="仿宋" w:eastAsia="仿宋" w:hAnsi="仿宋"/>
          <w:kern w:val="0"/>
          <w:sz w:val="28"/>
          <w:szCs w:val="28"/>
        </w:rPr>
        <w:t>”</w:t>
      </w:r>
    </w:p>
    <w:p w14:paraId="53080B03" w14:textId="77777777" w:rsidR="002D1728" w:rsidRDefault="00D33DC7">
      <w:pPr>
        <w:widowControl/>
        <w:adjustRightInd w:val="0"/>
        <w:snapToGrid w:val="0"/>
        <w:spacing w:beforeLines="50" w:before="156" w:line="460" w:lineRule="exact"/>
        <w:ind w:firstLine="561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/>
          <w:kern w:val="0"/>
          <w:sz w:val="28"/>
          <w:szCs w:val="28"/>
        </w:rPr>
        <w:t>现调解书确定的履行期限（</w:t>
      </w:r>
      <w:r>
        <w:rPr>
          <w:rFonts w:ascii="仿宋" w:eastAsia="仿宋" w:hAnsi="仿宋"/>
          <w:kern w:val="0"/>
          <w:sz w:val="28"/>
          <w:szCs w:val="28"/>
        </w:rPr>
        <w:t>2026</w:t>
      </w:r>
      <w:r>
        <w:rPr>
          <w:rFonts w:ascii="仿宋" w:eastAsia="仿宋" w:hAnsi="仿宋"/>
          <w:kern w:val="0"/>
          <w:sz w:val="28"/>
          <w:szCs w:val="28"/>
        </w:rPr>
        <w:t>年</w:t>
      </w:r>
      <w:r>
        <w:rPr>
          <w:rFonts w:ascii="仿宋" w:eastAsia="仿宋" w:hAnsi="仿宋"/>
          <w:kern w:val="0"/>
          <w:sz w:val="28"/>
          <w:szCs w:val="28"/>
        </w:rPr>
        <w:t>4</w:t>
      </w:r>
      <w:r>
        <w:rPr>
          <w:rFonts w:ascii="仿宋" w:eastAsia="仿宋" w:hAnsi="仿宋"/>
          <w:kern w:val="0"/>
          <w:sz w:val="28"/>
          <w:szCs w:val="28"/>
        </w:rPr>
        <w:t>月</w:t>
      </w:r>
      <w:r>
        <w:rPr>
          <w:rFonts w:ascii="仿宋" w:eastAsia="仿宋" w:hAnsi="仿宋"/>
          <w:kern w:val="0"/>
          <w:sz w:val="28"/>
          <w:szCs w:val="28"/>
        </w:rPr>
        <w:t>15</w:t>
      </w:r>
      <w:r>
        <w:rPr>
          <w:rFonts w:ascii="仿宋" w:eastAsia="仿宋" w:hAnsi="仿宋"/>
          <w:kern w:val="0"/>
          <w:sz w:val="28"/>
          <w:szCs w:val="28"/>
        </w:rPr>
        <w:t>日）已届满，被执行人未按调解协议向申请执行人支付任何款项。</w:t>
      </w:r>
    </w:p>
    <w:p w14:paraId="769B48EE" w14:textId="77777777" w:rsidR="002D1728" w:rsidRDefault="00D33DC7">
      <w:pPr>
        <w:widowControl/>
        <w:adjustRightInd w:val="0"/>
        <w:snapToGrid w:val="0"/>
        <w:spacing w:beforeLines="50" w:before="156" w:line="460" w:lineRule="exact"/>
        <w:ind w:firstLine="561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/>
          <w:kern w:val="0"/>
          <w:sz w:val="28"/>
          <w:szCs w:val="28"/>
        </w:rPr>
        <w:t>因被执行人未履行生效法律文书确定的付款义务，严重损害申请执行人的合法权益，申请执行人特依据《中华人民共和国民事诉讼法》之规定向贵院申请强制执行，请予以准许。</w:t>
      </w:r>
    </w:p>
    <w:p w14:paraId="3E49C04E" w14:textId="77777777" w:rsidR="002D1728" w:rsidRDefault="002D1728">
      <w:pPr>
        <w:widowControl/>
        <w:adjustRightInd w:val="0"/>
        <w:snapToGrid w:val="0"/>
        <w:spacing w:beforeLines="50" w:before="156" w:line="460" w:lineRule="exact"/>
        <w:ind w:firstLine="561"/>
        <w:rPr>
          <w:rFonts w:ascii="仿宋" w:eastAsia="仿宋" w:hAnsi="仿宋" w:hint="eastAsia"/>
          <w:kern w:val="0"/>
          <w:sz w:val="28"/>
          <w:szCs w:val="28"/>
        </w:rPr>
      </w:pPr>
    </w:p>
    <w:p w14:paraId="2E635544" w14:textId="77777777" w:rsidR="002D1728" w:rsidRDefault="002D1728">
      <w:pPr>
        <w:widowControl/>
        <w:adjustRightInd w:val="0"/>
        <w:snapToGrid w:val="0"/>
        <w:spacing w:line="360" w:lineRule="auto"/>
        <w:ind w:firstLine="560"/>
        <w:rPr>
          <w:rFonts w:ascii="仿宋" w:eastAsia="仿宋" w:hAnsi="仿宋" w:hint="eastAsia"/>
          <w:kern w:val="0"/>
          <w:sz w:val="28"/>
          <w:szCs w:val="28"/>
        </w:rPr>
      </w:pPr>
    </w:p>
    <w:p w14:paraId="33CADEE1" w14:textId="77777777" w:rsidR="002D1728" w:rsidRDefault="00D33DC7">
      <w:pPr>
        <w:widowControl/>
        <w:adjustRightInd w:val="0"/>
        <w:snapToGrid w:val="0"/>
        <w:spacing w:line="360" w:lineRule="auto"/>
        <w:ind w:firstLine="560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 w:hint="eastAsia"/>
          <w:kern w:val="0"/>
          <w:sz w:val="28"/>
          <w:szCs w:val="28"/>
        </w:rPr>
        <w:t>此致</w:t>
      </w:r>
    </w:p>
    <w:p w14:paraId="08D53B07" w14:textId="77777777" w:rsidR="002D1728" w:rsidRDefault="00D33DC7">
      <w:pPr>
        <w:widowControl/>
        <w:spacing w:line="360" w:lineRule="auto"/>
        <w:rPr>
          <w:rFonts w:ascii="仿宋" w:eastAsia="仿宋" w:hAnsi="仿宋" w:hint="eastAsia"/>
          <w:kern w:val="0"/>
          <w:sz w:val="28"/>
          <w:szCs w:val="28"/>
        </w:rPr>
      </w:pPr>
      <w:r>
        <w:rPr>
          <w:rFonts w:ascii="仿宋" w:eastAsia="仿宋" w:hAnsi="仿宋" w:hint="eastAsia"/>
          <w:kern w:val="0"/>
          <w:sz w:val="28"/>
          <w:szCs w:val="28"/>
        </w:rPr>
        <w:t>上海市黄浦区人民法院</w:t>
      </w:r>
    </w:p>
    <w:p w14:paraId="7746347C" w14:textId="77777777" w:rsidR="002D1728" w:rsidRDefault="002D1728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5B587B0C" w14:textId="77777777" w:rsidR="002D1728" w:rsidRDefault="00D33DC7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附：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2026</w:t>
      </w:r>
      <w:r>
        <w:rPr>
          <w:rFonts w:ascii="仿宋" w:eastAsia="仿宋" w:hAnsi="仿宋" w:hint="eastAsia"/>
          <w:sz w:val="28"/>
          <w:szCs w:val="28"/>
        </w:rPr>
        <w:t>）沪</w:t>
      </w:r>
      <w:r>
        <w:rPr>
          <w:rFonts w:ascii="仿宋" w:eastAsia="仿宋" w:hAnsi="仿宋" w:hint="eastAsia"/>
          <w:sz w:val="28"/>
          <w:szCs w:val="28"/>
        </w:rPr>
        <w:t>0101</w:t>
      </w:r>
      <w:r>
        <w:rPr>
          <w:rFonts w:ascii="仿宋" w:eastAsia="仿宋" w:hAnsi="仿宋" w:hint="eastAsia"/>
          <w:sz w:val="28"/>
          <w:szCs w:val="28"/>
        </w:rPr>
        <w:t>民初</w:t>
      </w:r>
      <w:r>
        <w:rPr>
          <w:rFonts w:ascii="仿宋" w:eastAsia="仿宋" w:hAnsi="仿宋" w:hint="eastAsia"/>
          <w:sz w:val="28"/>
          <w:szCs w:val="28"/>
        </w:rPr>
        <w:t>4286</w:t>
      </w:r>
      <w:r>
        <w:rPr>
          <w:rFonts w:ascii="仿宋" w:eastAsia="仿宋" w:hAnsi="仿宋" w:hint="eastAsia"/>
          <w:sz w:val="28"/>
          <w:szCs w:val="28"/>
        </w:rPr>
        <w:t>号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民事调解书</w:t>
      </w:r>
    </w:p>
    <w:p w14:paraId="6C755AE4" w14:textId="77777777" w:rsidR="002D1728" w:rsidRDefault="002D1728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6D2CCD5E" w14:textId="77777777" w:rsidR="002D1728" w:rsidRDefault="002D1728">
      <w:pPr>
        <w:widowControl/>
        <w:adjustRightInd w:val="0"/>
        <w:snapToGrid w:val="0"/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6ACF88C1" w14:textId="77777777" w:rsidR="002D1728" w:rsidRDefault="00D33DC7">
      <w:pPr>
        <w:widowControl/>
        <w:wordWrap w:val="0"/>
        <w:spacing w:line="360" w:lineRule="auto"/>
        <w:jc w:val="righ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申请人：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 xml:space="preserve">                       </w:t>
      </w:r>
      <w:r>
        <w:rPr>
          <w:rFonts w:ascii="仿宋" w:eastAsia="仿宋" w:hAnsi="仿宋"/>
          <w:sz w:val="28"/>
          <w:szCs w:val="28"/>
        </w:rPr>
        <w:t xml:space="preserve"> </w:t>
      </w:r>
    </w:p>
    <w:p w14:paraId="36BE4CD3" w14:textId="77777777" w:rsidR="002D1728" w:rsidRDefault="002D1728">
      <w:pPr>
        <w:widowControl/>
        <w:spacing w:line="360" w:lineRule="auto"/>
        <w:jc w:val="center"/>
        <w:rPr>
          <w:rFonts w:ascii="仿宋" w:eastAsia="仿宋" w:hAnsi="仿宋" w:hint="eastAsia"/>
          <w:sz w:val="28"/>
          <w:szCs w:val="28"/>
        </w:rPr>
      </w:pPr>
    </w:p>
    <w:p w14:paraId="3D96061B" w14:textId="1A43478B" w:rsidR="002D1728" w:rsidRDefault="00D33DC7" w:rsidP="00717E04">
      <w:pPr>
        <w:pStyle w:val="1"/>
        <w:rPr>
          <w:ins w:id="0" w:author="重阳 杜" w:date="2026-06-04T12:14:00Z" w16du:dateUtc="2026-06-04T04:14:00Z"/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 xml:space="preserve">                </w:t>
      </w:r>
      <w:r>
        <w:t xml:space="preserve">     </w:t>
      </w:r>
      <w:r>
        <w:rPr>
          <w:rFonts w:hint="eastAsia"/>
        </w:rPr>
        <w:t xml:space="preserve">  </w:t>
      </w:r>
      <w:r>
        <w:t xml:space="preserve">   </w:t>
      </w:r>
      <w:r>
        <w:rPr>
          <w:rFonts w:hint="eastAsia"/>
        </w:rPr>
        <w:t xml:space="preserve"> 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ins w:id="1" w:author="重阳 杜" w:date="2026-06-04T12:14:00Z" w16du:dateUtc="2026-06-04T04:14:00Z">
        <w:r w:rsidR="00717E04">
          <w:rPr>
            <w:rFonts w:hint="eastAsia"/>
          </w:rPr>
          <w:t>强制执行申请书（测试）</w:t>
        </w:r>
      </w:ins>
    </w:p>
    <w:p w14:paraId="5A5CAAFA" w14:textId="3F41A3BB" w:rsidR="00717E04" w:rsidRDefault="00717E04" w:rsidP="00717E04">
      <w:pPr>
        <w:rPr>
          <w:ins w:id="2" w:author="重阳 杜" w:date="2026-06-04T12:14:00Z" w16du:dateUtc="2026-06-04T04:14:00Z"/>
          <w:rFonts w:hint="eastAsia"/>
        </w:rPr>
      </w:pPr>
      <w:ins w:id="3" w:author="重阳 杜" w:date="2026-06-04T12:14:00Z" w16du:dateUtc="2026-06-04T04:14:00Z">
        <w:r>
          <w:rPr>
            <w:rFonts w:hint="eastAsia"/>
          </w:rPr>
          <w:t>申请执行人：张三</w:t>
        </w:r>
      </w:ins>
    </w:p>
    <w:p w14:paraId="5BC9ABA0" w14:textId="3F9CCD7C" w:rsidR="00717E04" w:rsidRDefault="00717E04" w:rsidP="00717E04">
      <w:pPr>
        <w:rPr>
          <w:ins w:id="4" w:author="重阳 杜" w:date="2026-06-04T12:14:00Z" w16du:dateUtc="2026-06-04T04:14:00Z"/>
          <w:rFonts w:hint="eastAsia"/>
        </w:rPr>
      </w:pPr>
      <w:ins w:id="5" w:author="重阳 杜" w:date="2026-06-04T12:14:00Z" w16du:dateUtc="2026-06-04T04:14:00Z">
        <w:r>
          <w:rPr>
            <w:rFonts w:hint="eastAsia"/>
          </w:rPr>
          <w:t>被申请执行人：李四</w:t>
        </w:r>
      </w:ins>
    </w:p>
    <w:p w14:paraId="4544A517" w14:textId="77777777" w:rsidR="00717E04" w:rsidRPr="00717E04" w:rsidRDefault="00717E04" w:rsidP="00717E04">
      <w:pPr>
        <w:pPrChange w:id="6" w:author="重阳 杜" w:date="2026-06-04T12:14:00Z" w16du:dateUtc="2026-06-04T04:14:00Z">
          <w:pPr>
            <w:widowControl/>
            <w:spacing w:line="360" w:lineRule="auto"/>
            <w:jc w:val="center"/>
          </w:pPr>
        </w:pPrChange>
      </w:pPr>
    </w:p>
    <w:sectPr w:rsidR="00717E04" w:rsidRPr="00717E0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087A6" w14:textId="77777777" w:rsidR="00D33DC7" w:rsidRDefault="00D33DC7">
      <w:r>
        <w:separator/>
      </w:r>
    </w:p>
  </w:endnote>
  <w:endnote w:type="continuationSeparator" w:id="0">
    <w:p w14:paraId="58740F55" w14:textId="77777777" w:rsidR="00D33DC7" w:rsidRDefault="00D33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汉仪劲楷简">
    <w:charset w:val="86"/>
    <w:family w:val="auto"/>
    <w:pitch w:val="default"/>
    <w:sig w:usb0="A00002BF" w:usb1="18EF7CFA" w:usb2="00000016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中宋简">
    <w:charset w:val="80"/>
    <w:family w:val="auto"/>
    <w:pitch w:val="default"/>
    <w:sig w:usb0="800002BF" w:usb1="184F6CF8" w:usb2="00000012" w:usb3="00000000" w:csb0="0002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9185" w14:textId="77777777" w:rsidR="002D1728" w:rsidRDefault="00D33DC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1666F8" wp14:editId="06790EF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ED4AB" w14:textId="77777777" w:rsidR="002D1728" w:rsidRDefault="00D33DC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1A989D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0717" w14:textId="77777777" w:rsidR="00D33DC7" w:rsidRDefault="00D33DC7">
      <w:r>
        <w:separator/>
      </w:r>
    </w:p>
  </w:footnote>
  <w:footnote w:type="continuationSeparator" w:id="0">
    <w:p w14:paraId="23383A19" w14:textId="77777777" w:rsidR="00D33DC7" w:rsidRDefault="00D33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93FD"/>
    <w:multiLevelType w:val="singleLevel"/>
    <w:tmpl w:val="0E5C93F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54BD2CE"/>
    <w:multiLevelType w:val="multilevel"/>
    <w:tmpl w:val="454BD2CE"/>
    <w:lvl w:ilvl="0">
      <w:start w:val="1"/>
      <w:numFmt w:val="chineseCounting"/>
      <w:pStyle w:val="1"/>
      <w:suff w:val="nothing"/>
      <w:lvlText w:val="第%1篇　"/>
      <w:lvlJc w:val="left"/>
      <w:pPr>
        <w:tabs>
          <w:tab w:val="left" w:pos="0"/>
        </w:tabs>
        <w:ind w:left="0" w:firstLine="402"/>
      </w:pPr>
      <w:rPr>
        <w:rFonts w:ascii="汉仪劲楷简" w:eastAsia="汉仪劲楷简" w:hAnsi="汉仪劲楷简" w:cs="Times New Roman" w:hint="eastAsia"/>
      </w:rPr>
    </w:lvl>
    <w:lvl w:ilvl="1">
      <w:start w:val="1"/>
      <w:numFmt w:val="chineseCounting"/>
      <w:suff w:val="nothing"/>
      <w:lvlText w:val="第%2卷　"/>
      <w:lvlJc w:val="left"/>
      <w:pPr>
        <w:tabs>
          <w:tab w:val="left" w:pos="0"/>
        </w:tabs>
        <w:ind w:left="0" w:firstLine="402"/>
      </w:pPr>
      <w:rPr>
        <w:rFonts w:ascii="汉仪劲楷简" w:eastAsia="汉仪劲楷简" w:hAnsi="汉仪劲楷简" w:cs="Times New Roman" w:hint="eastAsia"/>
      </w:rPr>
    </w:lvl>
    <w:lvl w:ilvl="2">
      <w:start w:val="1"/>
      <w:numFmt w:val="chineseCounting"/>
      <w:suff w:val="nothing"/>
      <w:lvlText w:val="第%3章　"/>
      <w:lvlJc w:val="left"/>
      <w:pPr>
        <w:tabs>
          <w:tab w:val="left" w:pos="0"/>
        </w:tabs>
        <w:ind w:left="0" w:firstLine="402"/>
      </w:pPr>
      <w:rPr>
        <w:rFonts w:ascii="汉仪劲楷简" w:eastAsia="汉仪中宋简" w:hAnsi="汉仪劲楷简" w:cs="Times New Roman" w:hint="eastAsia"/>
      </w:rPr>
    </w:lvl>
    <w:lvl w:ilvl="3">
      <w:start w:val="1"/>
      <w:numFmt w:val="chineseCounting"/>
      <w:suff w:val="nothing"/>
      <w:lvlText w:val="（%4）"/>
      <w:lvlJc w:val="left"/>
      <w:pPr>
        <w:ind w:left="0" w:firstLine="402"/>
      </w:pPr>
      <w:rPr>
        <w:rFonts w:ascii="汉仪劲楷简" w:eastAsia="汉仪劲楷简" w:hAnsi="汉仪劲楷简" w:cs="Times New Roman" w:hint="eastAsia"/>
      </w:rPr>
    </w:lvl>
    <w:lvl w:ilvl="4">
      <w:start w:val="1"/>
      <w:numFmt w:val="decimal"/>
      <w:suff w:val="nothing"/>
      <w:lvlText w:val="%5．"/>
      <w:lvlJc w:val="left"/>
      <w:pPr>
        <w:ind w:left="0" w:firstLine="402"/>
      </w:pPr>
      <w:rPr>
        <w:rFonts w:ascii="汉仪劲楷简" w:eastAsia="汉仪劲楷简" w:hAnsi="汉仪劲楷简" w:cs="Times New Roman" w:hint="eastAsia"/>
      </w:rPr>
    </w:lvl>
    <w:lvl w:ilvl="5">
      <w:start w:val="1"/>
      <w:numFmt w:val="decimal"/>
      <w:suff w:val="nothing"/>
      <w:lvlText w:val="(%6) "/>
      <w:lvlJc w:val="left"/>
      <w:pPr>
        <w:tabs>
          <w:tab w:val="left" w:pos="0"/>
        </w:tabs>
        <w:ind w:left="0" w:firstLine="403"/>
      </w:pPr>
      <w:rPr>
        <w:rFonts w:ascii="汉仪劲楷简" w:eastAsia="汉仪劲楷简" w:hAnsi="汉仪劲楷简" w:cs="Times New Roman" w:hint="eastAsia"/>
      </w:rPr>
    </w:lvl>
    <w:lvl w:ilvl="6">
      <w:start w:val="1"/>
      <w:numFmt w:val="lowerLetter"/>
      <w:suff w:val="nothing"/>
      <w:lvlText w:val="%7) "/>
      <w:lvlJc w:val="left"/>
      <w:pPr>
        <w:tabs>
          <w:tab w:val="left" w:pos="0"/>
        </w:tabs>
        <w:ind w:left="0" w:firstLine="402"/>
      </w:pPr>
      <w:rPr>
        <w:rFonts w:ascii="汉仪劲楷简" w:eastAsia="汉仪劲楷简" w:hAnsi="汉仪劲楷简" w:cs="Times New Roman" w:hint="eastAsia"/>
      </w:rPr>
    </w:lvl>
    <w:lvl w:ilvl="7">
      <w:start w:val="1"/>
      <w:numFmt w:val="decimal"/>
      <w:suff w:val="nothing"/>
      <w:lvlText w:val="%8）"/>
      <w:lvlJc w:val="left"/>
      <w:pPr>
        <w:ind w:left="0" w:firstLine="402"/>
      </w:pPr>
      <w:rPr>
        <w:rFonts w:ascii="汉仪劲楷简" w:eastAsia="汉仪劲楷简" w:hAnsi="汉仪劲楷简" w:cs="Times New Roman" w:hint="eastAsia"/>
      </w:rPr>
    </w:lvl>
    <w:lvl w:ilvl="8">
      <w:start w:val="1"/>
      <w:numFmt w:val="lowerLetter"/>
      <w:suff w:val="nothing"/>
      <w:lvlText w:val="%9．"/>
      <w:lvlJc w:val="left"/>
      <w:pPr>
        <w:ind w:left="0" w:firstLine="402"/>
      </w:pPr>
      <w:rPr>
        <w:rFonts w:ascii="汉仪劲楷简" w:eastAsia="汉仪劲楷简" w:hAnsi="汉仪劲楷简" w:cs="Times New Roman" w:hint="eastAsia"/>
      </w:rPr>
    </w:lvl>
  </w:abstractNum>
  <w:num w:numId="1" w16cid:durableId="1984581024">
    <w:abstractNumId w:val="1"/>
  </w:num>
  <w:num w:numId="2" w16cid:durableId="14340913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重阳 杜">
    <w15:presenceInfo w15:providerId="Windows Live" w15:userId="c8240966d80ca2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YxODJkODJkMmMyOTAxNmEzMWMwMjIwMDA3YzJlZGEifQ=="/>
  </w:docVars>
  <w:rsids>
    <w:rsidRoot w:val="00222986"/>
    <w:rsid w:val="00222986"/>
    <w:rsid w:val="002D1728"/>
    <w:rsid w:val="002D5DE8"/>
    <w:rsid w:val="0068611F"/>
    <w:rsid w:val="007065C8"/>
    <w:rsid w:val="00717E04"/>
    <w:rsid w:val="00B8491F"/>
    <w:rsid w:val="00D33DC7"/>
    <w:rsid w:val="00E70B7B"/>
    <w:rsid w:val="00EA5988"/>
    <w:rsid w:val="00FF09AA"/>
    <w:rsid w:val="0E4C71E2"/>
    <w:rsid w:val="16357365"/>
    <w:rsid w:val="17D848A2"/>
    <w:rsid w:val="21E62252"/>
    <w:rsid w:val="276E76D7"/>
    <w:rsid w:val="2B28065B"/>
    <w:rsid w:val="2D0D122F"/>
    <w:rsid w:val="2F6C7B5C"/>
    <w:rsid w:val="342A7DF9"/>
    <w:rsid w:val="3F584CF9"/>
    <w:rsid w:val="3F767B2C"/>
    <w:rsid w:val="54E45615"/>
    <w:rsid w:val="59F676D6"/>
    <w:rsid w:val="5AB10D5D"/>
    <w:rsid w:val="5D7FFB7F"/>
    <w:rsid w:val="65A56DFB"/>
    <w:rsid w:val="6C1173A6"/>
    <w:rsid w:val="709579AE"/>
    <w:rsid w:val="71F6137B"/>
    <w:rsid w:val="74255EC4"/>
    <w:rsid w:val="76EB022E"/>
    <w:rsid w:val="78F23731"/>
    <w:rsid w:val="B7BBEDE6"/>
    <w:rsid w:val="DBDF8353"/>
    <w:rsid w:val="FFF7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3CB84"/>
  <w15:docId w15:val="{8214CE4C-A0DF-458F-8A9F-A5E9F59C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fontstyle01">
    <w:name w:val="fontstyle01"/>
    <w:basedOn w:val="a0"/>
    <w:qFormat/>
    <w:rPr>
      <w:rFonts w:ascii="仿宋" w:eastAsia="仿宋" w:hAnsi="仿宋" w:cs="仿宋"/>
      <w:color w:val="000000"/>
      <w:sz w:val="32"/>
      <w:szCs w:val="32"/>
    </w:rPr>
  </w:style>
  <w:style w:type="paragraph" w:styleId="a6">
    <w:name w:val="Revision"/>
    <w:hidden/>
    <w:uiPriority w:val="99"/>
    <w:unhideWhenUsed/>
    <w:rsid w:val="00717E04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519</Characters>
  <Application>Microsoft Office Word</Application>
  <DocSecurity>0</DocSecurity>
  <Lines>30</Lines>
  <Paragraphs>22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薛律师</dc:creator>
  <cp:lastModifiedBy>重阳 杜</cp:lastModifiedBy>
  <cp:revision>2</cp:revision>
  <dcterms:created xsi:type="dcterms:W3CDTF">2026-06-04T04:14:00Z</dcterms:created>
  <dcterms:modified xsi:type="dcterms:W3CDTF">2026-06-04T04:14:00Z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E2BE73177BC4489A8D284059606B1F3D_13</vt:lpwstr>
  </property>
  <property fmtid="{D5CDD505-2E9C-101B-9397-08002B2CF9AE}" pid="4" name="KSOTemplateDocerSaveRecord">
    <vt:lpwstr>eyJoZGlkIjoiN2M5MDM0YWE1ODNjYjc0ZjNkNzExZDhiMGU4MDE4YWMiLCJ1c2VySWQiOiIyMjk2MDE0MTMifQ==</vt:lpwstr>
  </property>
</Properties>
</file>